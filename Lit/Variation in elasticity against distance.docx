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7FC65" w14:textId="2164BFDE" w:rsidR="00FB797D" w:rsidRDefault="00BA60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Variation in elasticity against distance</w:t>
      </w:r>
    </w:p>
    <w:p w14:paraId="6CB9725B" w14:textId="77777777" w:rsidR="00BA6010" w:rsidRDefault="00BA6010">
      <w:pPr>
        <w:rPr>
          <w:rFonts w:ascii="Times New Roman" w:hAnsi="Times New Roman" w:cs="Times New Roman"/>
        </w:rPr>
      </w:pPr>
    </w:p>
    <w:p w14:paraId="3BF15E24" w14:textId="29DA6001" w:rsidR="00BA6010" w:rsidRDefault="008B6778" w:rsidP="00BA6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distance variables</w:t>
      </w:r>
      <w:r w:rsidR="00BA6010">
        <w:rPr>
          <w:rFonts w:ascii="Times New Roman" w:hAnsi="Times New Roman" w:cs="Times New Roman"/>
        </w:rPr>
        <w:t xml:space="preserve"> </w:t>
      </w:r>
      <w:ins w:id="0" w:author="Lloyd-Smith, Patrick" w:date="2024-01-29T11:47:00Z">
        <w:r>
          <w:rPr>
            <w:rFonts w:ascii="Times New Roman" w:hAnsi="Times New Roman" w:cs="Times New Roman"/>
          </w:rPr>
          <w:t>(y = b*SQ + …)</w:t>
        </w:r>
      </w:ins>
    </w:p>
    <w:p w14:paraId="5A1D5AF1" w14:textId="4C072ACD" w:rsidR="00BA6010" w:rsidRDefault="00BA6010" w:rsidP="00BA6010">
      <w:pPr>
        <w:rPr>
          <w:rFonts w:ascii="Times New Roman" w:hAnsi="Times New Roman" w:cs="Times New Roman"/>
        </w:rPr>
      </w:pPr>
    </w:p>
    <w:p w14:paraId="64C20075" w14:textId="1840071D" w:rsidR="00BA6010" w:rsidRDefault="00BA6010" w:rsidP="00BA60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3974E7" wp14:editId="18EF796B">
            <wp:extent cx="4965032" cy="2984324"/>
            <wp:effectExtent l="0" t="0" r="1270" b="635"/>
            <wp:docPr id="100863662" name="Picture 1" descr="A graph with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3662" name="Picture 1" descr="A graph with a number of line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72" cy="30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A8F6" w14:textId="77777777" w:rsidR="00A71F6B" w:rsidRDefault="00A71F6B" w:rsidP="00BA6010">
      <w:pPr>
        <w:rPr>
          <w:rFonts w:ascii="Times New Roman" w:hAnsi="Times New Roman" w:cs="Times New Roman"/>
        </w:rPr>
      </w:pPr>
    </w:p>
    <w:p w14:paraId="73258726" w14:textId="0AB34EC4" w:rsidR="00A71F6B" w:rsidRDefault="00A71F6B" w:rsidP="00BA6010">
      <w:pPr>
        <w:rPr>
          <w:rFonts w:ascii="Times New Roman" w:hAnsi="Times New Roman" w:cs="Times New Roman"/>
        </w:rPr>
      </w:pPr>
      <w:ins w:id="1" w:author="Jayalath, Tharaka" w:date="2024-02-09T11:58:00Z">
        <w:r>
          <w:rPr>
            <w:rFonts w:ascii="Times New Roman" w:hAnsi="Times New Roman" w:cs="Times New Roman"/>
            <w:noProof/>
          </w:rPr>
          <w:drawing>
            <wp:inline distT="0" distB="0" distL="0" distR="0" wp14:anchorId="1BE168E8" wp14:editId="2A46EE1E">
              <wp:extent cx="5037221" cy="3819893"/>
              <wp:effectExtent l="0" t="0" r="5080" b="3175"/>
              <wp:docPr id="1682611659" name="Picture 1" descr="A graph with a li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4232229" name="Picture 1" descr="A graph with a line&#10;&#10;Description automatically generated"/>
                      <pic:cNvPicPr/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57161" cy="38350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3E9304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73514B83" w14:textId="77777777" w:rsidR="00BA6010" w:rsidRPr="00BA6010" w:rsidRDefault="00BA6010" w:rsidP="00BA6010">
      <w:pPr>
        <w:rPr>
          <w:rFonts w:ascii="Times New Roman" w:hAnsi="Times New Roman" w:cs="Times New Roman"/>
        </w:rPr>
      </w:pPr>
    </w:p>
    <w:p w14:paraId="51FD949C" w14:textId="60599FBE" w:rsidR="00BA6010" w:rsidRDefault="008B6778" w:rsidP="00BA6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ins w:id="2" w:author="Lloyd-Smith, Patrick" w:date="2024-01-29T11:47:00Z">
        <w:r>
          <w:rPr>
            <w:rFonts w:ascii="Times New Roman" w:hAnsi="Times New Roman" w:cs="Times New Roman"/>
          </w:rPr>
          <w:lastRenderedPageBreak/>
          <w:t xml:space="preserve">Continuous </w:t>
        </w:r>
      </w:ins>
      <w:r w:rsidR="00BA6010">
        <w:rPr>
          <w:rFonts w:ascii="Times New Roman" w:hAnsi="Times New Roman" w:cs="Times New Roman"/>
        </w:rPr>
        <w:t xml:space="preserve">distance </w:t>
      </w:r>
      <w:ins w:id="3" w:author="Lloyd-Smith, Patrick" w:date="2024-01-29T11:47:00Z">
        <w:r>
          <w:rPr>
            <w:rFonts w:ascii="Times New Roman" w:hAnsi="Times New Roman" w:cs="Times New Roman"/>
          </w:rPr>
          <w:t>variable</w:t>
        </w:r>
      </w:ins>
      <w:del w:id="4" w:author="Lloyd-Smith, Patrick" w:date="2024-01-29T11:47:00Z">
        <w:r w:rsidR="00BA6010" w:rsidDel="008B6778">
          <w:rPr>
            <w:rFonts w:ascii="Times New Roman" w:hAnsi="Times New Roman" w:cs="Times New Roman"/>
          </w:rPr>
          <w:delText>interaction</w:delText>
        </w:r>
      </w:del>
      <w:ins w:id="5" w:author="Lloyd-Smith, Patrick" w:date="2024-01-29T11:47:00Z">
        <w:r>
          <w:rPr>
            <w:rFonts w:ascii="Times New Roman" w:hAnsi="Times New Roman" w:cs="Times New Roman"/>
          </w:rPr>
          <w:t xml:space="preserve"> (y = b*SQ*</w:t>
        </w:r>
      </w:ins>
      <w:ins w:id="6" w:author="Lloyd-Smith, Patrick" w:date="2024-01-29T11:48:00Z">
        <w:r>
          <w:rPr>
            <w:rFonts w:ascii="Times New Roman" w:hAnsi="Times New Roman" w:cs="Times New Roman"/>
          </w:rPr>
          <w:t xml:space="preserve">(distance in </w:t>
        </w:r>
        <w:proofErr w:type="spellStart"/>
        <w:r>
          <w:rPr>
            <w:rFonts w:ascii="Times New Roman" w:hAnsi="Times New Roman" w:cs="Times New Roman"/>
          </w:rPr>
          <w:t>metres</w:t>
        </w:r>
        <w:proofErr w:type="spellEnd"/>
        <w:r>
          <w:rPr>
            <w:rFonts w:ascii="Times New Roman" w:hAnsi="Times New Roman" w:cs="Times New Roman"/>
          </w:rPr>
          <w:t>)</w:t>
        </w:r>
      </w:ins>
      <w:ins w:id="7" w:author="Lloyd-Smith, Patrick" w:date="2024-01-29T11:47:00Z">
        <w:r>
          <w:rPr>
            <w:rFonts w:ascii="Times New Roman" w:hAnsi="Times New Roman" w:cs="Times New Roman"/>
          </w:rPr>
          <w:t xml:space="preserve"> + …)</w:t>
        </w:r>
      </w:ins>
    </w:p>
    <w:p w14:paraId="4C09ACB9" w14:textId="4A01E253" w:rsidR="00BA6010" w:rsidRDefault="00BA6010" w:rsidP="00BA6010">
      <w:pPr>
        <w:rPr>
          <w:rFonts w:ascii="Times New Roman" w:hAnsi="Times New Roman" w:cs="Times New Roman"/>
        </w:rPr>
      </w:pPr>
      <w:commentRangeStart w:id="8"/>
      <w:commentRangeStart w:id="9"/>
      <w:r>
        <w:rPr>
          <w:rFonts w:ascii="Times New Roman" w:hAnsi="Times New Roman" w:cs="Times New Roman"/>
          <w:noProof/>
        </w:rPr>
        <w:drawing>
          <wp:inline distT="0" distB="0" distL="0" distR="0" wp14:anchorId="672D5D05" wp14:editId="754118B9">
            <wp:extent cx="5342021" cy="3210920"/>
            <wp:effectExtent l="0" t="0" r="5080" b="2540"/>
            <wp:docPr id="1258936676" name="Picture 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36676" name="Picture 2" descr="A graph with a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21" cy="32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commentRangeEnd w:id="9"/>
      <w:r w:rsidR="008B6778">
        <w:rPr>
          <w:rStyle w:val="CommentReference"/>
        </w:rPr>
        <w:commentReference w:id="8"/>
      </w:r>
      <w:r w:rsidR="008B6778">
        <w:rPr>
          <w:rStyle w:val="CommentReference"/>
        </w:rPr>
        <w:commentReference w:id="9"/>
      </w:r>
    </w:p>
    <w:p w14:paraId="3B2DA178" w14:textId="68B2FAC1" w:rsidR="00BA6010" w:rsidRDefault="00BA6010" w:rsidP="00BA6010">
      <w:pPr>
        <w:rPr>
          <w:rFonts w:ascii="Times New Roman" w:hAnsi="Times New Roman" w:cs="Times New Roman"/>
        </w:rPr>
      </w:pPr>
    </w:p>
    <w:p w14:paraId="7D1C93BB" w14:textId="77777777" w:rsidR="00A71F6B" w:rsidRDefault="00A71F6B" w:rsidP="00BA6010">
      <w:pPr>
        <w:rPr>
          <w:rFonts w:ascii="Times New Roman" w:hAnsi="Times New Roman" w:cs="Times New Roman"/>
        </w:rPr>
      </w:pPr>
    </w:p>
    <w:p w14:paraId="5500F242" w14:textId="77777777" w:rsidR="00A71F6B" w:rsidRDefault="00A71F6B" w:rsidP="00BA6010">
      <w:pPr>
        <w:rPr>
          <w:rFonts w:ascii="Times New Roman" w:hAnsi="Times New Roman" w:cs="Times New Roman"/>
        </w:rPr>
      </w:pPr>
    </w:p>
    <w:p w14:paraId="522C7FDB" w14:textId="44ADFBD1" w:rsidR="00A71F6B" w:rsidRDefault="00A71F6B" w:rsidP="00BA6010">
      <w:pPr>
        <w:rPr>
          <w:rFonts w:ascii="Times New Roman" w:hAnsi="Times New Roman" w:cs="Times New Roman"/>
        </w:rPr>
      </w:pPr>
      <w:ins w:id="10" w:author="Jayalath, Tharaka" w:date="2024-02-09T11:58:00Z">
        <w:r>
          <w:rPr>
            <w:rFonts w:ascii="Times New Roman" w:hAnsi="Times New Roman" w:cs="Times New Roman"/>
            <w:noProof/>
          </w:rPr>
          <w:drawing>
            <wp:inline distT="0" distB="0" distL="0" distR="0" wp14:anchorId="61A26BEC" wp14:editId="12248CB0">
              <wp:extent cx="5149516" cy="3905050"/>
              <wp:effectExtent l="0" t="0" r="0" b="0"/>
              <wp:docPr id="544232229" name="Picture 1" descr="A graph with a li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4232229" name="Picture 1" descr="A graph with a line&#10;&#10;Description automatically generated"/>
                      <pic:cNvPicPr/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80759" cy="39287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8E2A48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25B8CC82" w14:textId="77777777" w:rsidR="00BA6010" w:rsidRPr="00BA6010" w:rsidRDefault="00BA6010" w:rsidP="00BA6010">
      <w:pPr>
        <w:rPr>
          <w:rFonts w:ascii="Times New Roman" w:hAnsi="Times New Roman" w:cs="Times New Roman"/>
        </w:rPr>
      </w:pPr>
    </w:p>
    <w:p w14:paraId="2AC617C6" w14:textId="0AA92EE2" w:rsidR="00BA6010" w:rsidDel="008B6778" w:rsidRDefault="008B6778" w:rsidP="00BA6010">
      <w:pPr>
        <w:pStyle w:val="ListParagraph"/>
        <w:numPr>
          <w:ilvl w:val="0"/>
          <w:numId w:val="1"/>
        </w:numPr>
        <w:rPr>
          <w:del w:id="11" w:author="Lloyd-Smith, Patrick" w:date="2024-01-29T11:49:00Z"/>
          <w:rFonts w:ascii="Times New Roman" w:hAnsi="Times New Roman" w:cs="Times New Roman"/>
        </w:rPr>
      </w:pPr>
      <w:ins w:id="12" w:author="Lloyd-Smith, Patrick" w:date="2024-01-29T11:49:00Z">
        <w:r>
          <w:rPr>
            <w:rFonts w:ascii="Times New Roman" w:hAnsi="Times New Roman" w:cs="Times New Roman"/>
          </w:rPr>
          <w:lastRenderedPageBreak/>
          <w:t xml:space="preserve">Continuous and indicator distance variables (y = b*SQ*(distance in </w:t>
        </w:r>
        <w:proofErr w:type="spellStart"/>
        <w:r>
          <w:rPr>
            <w:rFonts w:ascii="Times New Roman" w:hAnsi="Times New Roman" w:cs="Times New Roman"/>
          </w:rPr>
          <w:t>metres</w:t>
        </w:r>
        <w:proofErr w:type="spellEnd"/>
        <w:r>
          <w:rPr>
            <w:rFonts w:ascii="Times New Roman" w:hAnsi="Times New Roman" w:cs="Times New Roman"/>
          </w:rPr>
          <w:t>) + b*SQ*</w:t>
        </w:r>
        <w:proofErr w:type="gramStart"/>
        <w:r>
          <w:rPr>
            <w:rFonts w:ascii="Times New Roman" w:hAnsi="Times New Roman" w:cs="Times New Roman"/>
          </w:rPr>
          <w:t>I(</w:t>
        </w:r>
        <w:proofErr w:type="gramEnd"/>
        <w:r>
          <w:rPr>
            <w:rFonts w:ascii="Times New Roman" w:hAnsi="Times New Roman" w:cs="Times New Roman"/>
          </w:rPr>
          <w:t>distance threshold) + …)</w:t>
        </w:r>
      </w:ins>
      <w:del w:id="13" w:author="Lloyd-Smith, Patrick" w:date="2024-01-29T11:49:00Z">
        <w:r w:rsidR="00BA6010" w:rsidDel="008B6778">
          <w:rPr>
            <w:rFonts w:ascii="Times New Roman" w:hAnsi="Times New Roman" w:cs="Times New Roman"/>
          </w:rPr>
          <w:delText xml:space="preserve">Linear distance and dummy for waterfront indicator </w:delText>
        </w:r>
      </w:del>
    </w:p>
    <w:p w14:paraId="0CE78E01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497B126D" w14:textId="5AC506B5" w:rsidR="00BA6010" w:rsidRDefault="00BA6010" w:rsidP="00BA60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9F2B90" wp14:editId="1087FB46">
            <wp:extent cx="5109411" cy="3071105"/>
            <wp:effectExtent l="0" t="0" r="0" b="2540"/>
            <wp:docPr id="1263130843" name="Picture 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30843" name="Picture 3" descr="A graph with a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981" cy="30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88D6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3C1CA2D8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634A651F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4717173A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2A4D50CF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77384BAC" w14:textId="50E3CAD2" w:rsidR="00BA6010" w:rsidRDefault="00A71F6B" w:rsidP="00BA60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E8BBD8" wp14:editId="17D2E42B">
            <wp:extent cx="4780547" cy="3625248"/>
            <wp:effectExtent l="0" t="0" r="0" b="0"/>
            <wp:docPr id="981248044" name="Picture 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8044" name="Picture 2" descr="A graph with a blue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23" cy="36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BB2F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34EB6DB1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7C0678E2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1CBFE28A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6C28735E" w14:textId="01323655" w:rsidR="00BA6010" w:rsidDel="008B6778" w:rsidRDefault="008B6778" w:rsidP="00BA6010">
      <w:pPr>
        <w:pStyle w:val="ListParagraph"/>
        <w:numPr>
          <w:ilvl w:val="0"/>
          <w:numId w:val="1"/>
        </w:numPr>
        <w:rPr>
          <w:del w:id="14" w:author="Lloyd-Smith, Patrick" w:date="2024-01-29T11:49:00Z"/>
          <w:rFonts w:ascii="Times New Roman" w:hAnsi="Times New Roman" w:cs="Times New Roman"/>
        </w:rPr>
      </w:pPr>
      <w:ins w:id="15" w:author="Lloyd-Smith, Patrick" w:date="2024-01-29T11:49:00Z">
        <w:r>
          <w:rPr>
            <w:rFonts w:ascii="Times New Roman" w:hAnsi="Times New Roman" w:cs="Times New Roman"/>
          </w:rPr>
          <w:t>Indicator distance variable (y = b*SQ*</w:t>
        </w:r>
        <w:proofErr w:type="gramStart"/>
        <w:r>
          <w:rPr>
            <w:rFonts w:ascii="Times New Roman" w:hAnsi="Times New Roman" w:cs="Times New Roman"/>
          </w:rPr>
          <w:t>I(</w:t>
        </w:r>
        <w:proofErr w:type="gramEnd"/>
        <w:r>
          <w:rPr>
            <w:rFonts w:ascii="Times New Roman" w:hAnsi="Times New Roman" w:cs="Times New Roman"/>
          </w:rPr>
          <w:t>distance threshold) + …)</w:t>
        </w:r>
      </w:ins>
      <w:del w:id="16" w:author="Lloyd-Smith, Patrick" w:date="2024-01-29T11:49:00Z">
        <w:r w:rsidR="00BA6010" w:rsidDel="008B6778">
          <w:rPr>
            <w:rFonts w:ascii="Times New Roman" w:hAnsi="Times New Roman" w:cs="Times New Roman"/>
          </w:rPr>
          <w:delText xml:space="preserve">Interaction of distance dummies </w:delText>
        </w:r>
      </w:del>
    </w:p>
    <w:p w14:paraId="20E9FC59" w14:textId="77777777" w:rsidR="00BA6010" w:rsidRDefault="00BA6010" w:rsidP="00BA6010">
      <w:pPr>
        <w:rPr>
          <w:rFonts w:ascii="Times New Roman" w:hAnsi="Times New Roman" w:cs="Times New Roman"/>
        </w:rPr>
      </w:pPr>
    </w:p>
    <w:p w14:paraId="11B05066" w14:textId="59B134E6" w:rsidR="00BA6010" w:rsidRDefault="00BA6010" w:rsidP="00BA6010">
      <w:pPr>
        <w:rPr>
          <w:ins w:id="17" w:author="Jayalath, Tharaka" w:date="2024-02-09T11:58:00Z"/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472E92" wp14:editId="2AF5BB58">
            <wp:extent cx="4997116" cy="3003609"/>
            <wp:effectExtent l="0" t="0" r="0" b="0"/>
            <wp:docPr id="1515257035" name="Picture 4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7035" name="Picture 4" descr="A graph showing a line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224" cy="30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B532" w14:textId="0EE6CDF1" w:rsidR="0031112D" w:rsidRPr="00C430CD" w:rsidRDefault="00C430CD" w:rsidP="0031112D">
      <w:pPr>
        <w:rPr>
          <w:ins w:id="18" w:author="Jayalath, Tharaka" w:date="2024-02-09T11:58:00Z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8DCF5C3" wp14:editId="51006942">
            <wp:simplePos x="0" y="0"/>
            <wp:positionH relativeFrom="column">
              <wp:posOffset>465221</wp:posOffset>
            </wp:positionH>
            <wp:positionV relativeFrom="paragraph">
              <wp:posOffset>283945</wp:posOffset>
            </wp:positionV>
            <wp:extent cx="4612105" cy="3497513"/>
            <wp:effectExtent l="0" t="0" r="0" b="0"/>
            <wp:wrapTopAndBottom/>
            <wp:docPr id="308196240" name="Picture 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96240" name="Picture 4" descr="A graph with a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105" cy="3497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6E5BA" w14:textId="0D2C5298" w:rsidR="0031112D" w:rsidRPr="00C430CD" w:rsidRDefault="0031112D" w:rsidP="0031112D">
      <w:pPr>
        <w:rPr>
          <w:ins w:id="19" w:author="Jayalath, Tharaka" w:date="2024-02-09T11:58:00Z"/>
          <w:rFonts w:ascii="Times New Roman" w:hAnsi="Times New Roman" w:cs="Times New Roman"/>
        </w:rPr>
      </w:pPr>
    </w:p>
    <w:p w14:paraId="23FF422B" w14:textId="1F262EC3" w:rsidR="0031112D" w:rsidRPr="00C430CD" w:rsidRDefault="0031112D" w:rsidP="0031112D">
      <w:pPr>
        <w:rPr>
          <w:ins w:id="20" w:author="Jayalath, Tharaka" w:date="2024-02-09T11:58:00Z"/>
          <w:rFonts w:ascii="Times New Roman" w:hAnsi="Times New Roman" w:cs="Times New Roman"/>
        </w:rPr>
      </w:pPr>
    </w:p>
    <w:p w14:paraId="3E0C6F3A" w14:textId="72496C56" w:rsidR="0031112D" w:rsidRPr="00C430CD" w:rsidRDefault="0031112D" w:rsidP="0031112D">
      <w:pPr>
        <w:rPr>
          <w:ins w:id="21" w:author="Jayalath, Tharaka" w:date="2024-02-09T11:58:00Z"/>
          <w:rFonts w:ascii="Times New Roman" w:hAnsi="Times New Roman" w:cs="Times New Roman"/>
        </w:rPr>
      </w:pPr>
    </w:p>
    <w:p w14:paraId="5C85562F" w14:textId="2C31D5E0" w:rsidR="0031112D" w:rsidRPr="00C430CD" w:rsidRDefault="0031112D" w:rsidP="0031112D">
      <w:pPr>
        <w:rPr>
          <w:ins w:id="22" w:author="Jayalath, Tharaka" w:date="2024-02-09T11:58:00Z"/>
          <w:rFonts w:ascii="Times New Roman" w:hAnsi="Times New Roman" w:cs="Times New Roman"/>
        </w:rPr>
      </w:pPr>
    </w:p>
    <w:p w14:paraId="26DD20BF" w14:textId="1CDC63EC" w:rsidR="0031112D" w:rsidRDefault="00C430CD" w:rsidP="003111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All in one</w:t>
      </w:r>
    </w:p>
    <w:p w14:paraId="487C89F5" w14:textId="77777777" w:rsidR="00C430CD" w:rsidRDefault="00C430CD" w:rsidP="0031112D">
      <w:pPr>
        <w:rPr>
          <w:rFonts w:ascii="Times New Roman" w:hAnsi="Times New Roman" w:cs="Times New Roman"/>
        </w:rPr>
      </w:pPr>
    </w:p>
    <w:p w14:paraId="538197B4" w14:textId="77777777" w:rsidR="00C430CD" w:rsidRPr="00C430CD" w:rsidRDefault="00C430CD" w:rsidP="0031112D">
      <w:pPr>
        <w:rPr>
          <w:ins w:id="23" w:author="Jayalath, Tharaka" w:date="2024-02-09T11:58:00Z"/>
          <w:rFonts w:ascii="Times New Roman" w:hAnsi="Times New Roman" w:cs="Times New Roman"/>
        </w:rPr>
      </w:pPr>
    </w:p>
    <w:p w14:paraId="441E7CF9" w14:textId="3CFDF572" w:rsidR="0031112D" w:rsidRPr="00C430CD" w:rsidRDefault="00C430CD" w:rsidP="0031112D">
      <w:pPr>
        <w:rPr>
          <w:ins w:id="24" w:author="Jayalath, Tharaka" w:date="2024-02-09T11:58:00Z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BDFB1D" wp14:editId="69640B3F">
            <wp:extent cx="5943600" cy="4507230"/>
            <wp:effectExtent l="0" t="0" r="0" b="1270"/>
            <wp:docPr id="464710350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10350" name="Picture 5" descr="A graph with a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8FDC" w14:textId="77777777" w:rsidR="0031112D" w:rsidRPr="00C430CD" w:rsidRDefault="0031112D" w:rsidP="0031112D">
      <w:pPr>
        <w:rPr>
          <w:ins w:id="25" w:author="Jayalath, Tharaka" w:date="2024-02-09T11:58:00Z"/>
          <w:rFonts w:ascii="Times New Roman" w:hAnsi="Times New Roman" w:cs="Times New Roman"/>
        </w:rPr>
      </w:pPr>
    </w:p>
    <w:p w14:paraId="03BD6E47" w14:textId="77777777" w:rsidR="0031112D" w:rsidRPr="00C430CD" w:rsidRDefault="0031112D" w:rsidP="0031112D">
      <w:pPr>
        <w:rPr>
          <w:ins w:id="26" w:author="Jayalath, Tharaka" w:date="2024-02-09T11:58:00Z"/>
          <w:rFonts w:ascii="Times New Roman" w:hAnsi="Times New Roman" w:cs="Times New Roman"/>
        </w:rPr>
      </w:pPr>
    </w:p>
    <w:p w14:paraId="44FA26E9" w14:textId="77777777" w:rsidR="0031112D" w:rsidRPr="00C430CD" w:rsidRDefault="0031112D" w:rsidP="0031112D">
      <w:pPr>
        <w:rPr>
          <w:ins w:id="27" w:author="Jayalath, Tharaka" w:date="2024-02-09T11:58:00Z"/>
          <w:rFonts w:ascii="Times New Roman" w:hAnsi="Times New Roman" w:cs="Times New Roman"/>
        </w:rPr>
      </w:pPr>
    </w:p>
    <w:p w14:paraId="44AB1DD6" w14:textId="77777777" w:rsidR="0031112D" w:rsidRPr="00C430CD" w:rsidRDefault="0031112D" w:rsidP="0031112D">
      <w:pPr>
        <w:rPr>
          <w:ins w:id="28" w:author="Jayalath, Tharaka" w:date="2024-02-09T11:58:00Z"/>
          <w:rFonts w:ascii="Times New Roman" w:hAnsi="Times New Roman" w:cs="Times New Roman"/>
        </w:rPr>
      </w:pPr>
    </w:p>
    <w:p w14:paraId="08D9B5A1" w14:textId="77777777" w:rsidR="0031112D" w:rsidRPr="00C430CD" w:rsidRDefault="0031112D" w:rsidP="0031112D">
      <w:pPr>
        <w:rPr>
          <w:ins w:id="29" w:author="Jayalath, Tharaka" w:date="2024-02-09T11:58:00Z"/>
          <w:rFonts w:ascii="Times New Roman" w:hAnsi="Times New Roman" w:cs="Times New Roman"/>
        </w:rPr>
      </w:pPr>
    </w:p>
    <w:p w14:paraId="28C7CA25" w14:textId="77777777" w:rsidR="0031112D" w:rsidRPr="00C430CD" w:rsidRDefault="0031112D" w:rsidP="0031112D">
      <w:pPr>
        <w:rPr>
          <w:ins w:id="30" w:author="Jayalath, Tharaka" w:date="2024-02-09T11:58:00Z"/>
          <w:rFonts w:ascii="Times New Roman" w:hAnsi="Times New Roman" w:cs="Times New Roman"/>
        </w:rPr>
      </w:pPr>
    </w:p>
    <w:p w14:paraId="62D01459" w14:textId="77777777" w:rsidR="0031112D" w:rsidRPr="00C430CD" w:rsidRDefault="0031112D" w:rsidP="0031112D">
      <w:pPr>
        <w:rPr>
          <w:ins w:id="31" w:author="Jayalath, Tharaka" w:date="2024-02-09T11:58:00Z"/>
          <w:rFonts w:ascii="Times New Roman" w:hAnsi="Times New Roman" w:cs="Times New Roman"/>
        </w:rPr>
      </w:pPr>
    </w:p>
    <w:p w14:paraId="7B7518A1" w14:textId="77777777" w:rsidR="0031112D" w:rsidRPr="00C430CD" w:rsidRDefault="0031112D" w:rsidP="0031112D">
      <w:pPr>
        <w:rPr>
          <w:ins w:id="32" w:author="Jayalath, Tharaka" w:date="2024-02-09T11:58:00Z"/>
          <w:rFonts w:ascii="Times New Roman" w:hAnsi="Times New Roman" w:cs="Times New Roman"/>
        </w:rPr>
      </w:pPr>
    </w:p>
    <w:p w14:paraId="43BB53AB" w14:textId="77777777" w:rsidR="0031112D" w:rsidRPr="00C430CD" w:rsidRDefault="0031112D" w:rsidP="0031112D">
      <w:pPr>
        <w:rPr>
          <w:ins w:id="33" w:author="Jayalath, Tharaka" w:date="2024-02-09T11:58:00Z"/>
          <w:rFonts w:ascii="Times New Roman" w:hAnsi="Times New Roman" w:cs="Times New Roman"/>
        </w:rPr>
      </w:pPr>
    </w:p>
    <w:p w14:paraId="16826346" w14:textId="77777777" w:rsidR="0031112D" w:rsidRPr="00C430CD" w:rsidRDefault="0031112D" w:rsidP="0031112D">
      <w:pPr>
        <w:rPr>
          <w:ins w:id="34" w:author="Jayalath, Tharaka" w:date="2024-02-09T11:58:00Z"/>
          <w:rFonts w:ascii="Times New Roman" w:hAnsi="Times New Roman" w:cs="Times New Roman"/>
        </w:rPr>
      </w:pPr>
    </w:p>
    <w:p w14:paraId="316C12DC" w14:textId="77777777" w:rsidR="0031112D" w:rsidRPr="00C430CD" w:rsidRDefault="0031112D" w:rsidP="0031112D">
      <w:pPr>
        <w:rPr>
          <w:ins w:id="35" w:author="Jayalath, Tharaka" w:date="2024-02-09T11:58:00Z"/>
          <w:rFonts w:ascii="Times New Roman" w:hAnsi="Times New Roman" w:cs="Times New Roman"/>
        </w:rPr>
      </w:pPr>
    </w:p>
    <w:p w14:paraId="48D4693C" w14:textId="17D5EE54" w:rsidR="0031112D" w:rsidRDefault="0031112D" w:rsidP="0031112D">
      <w:pPr>
        <w:tabs>
          <w:tab w:val="left" w:pos="3840"/>
        </w:tabs>
        <w:rPr>
          <w:ins w:id="36" w:author="Jayalath, Tharaka" w:date="2024-02-09T11:58:00Z"/>
          <w:rFonts w:ascii="Times New Roman" w:hAnsi="Times New Roman" w:cs="Times New Roman"/>
        </w:rPr>
      </w:pPr>
      <w:ins w:id="37" w:author="Jayalath, Tharaka" w:date="2024-02-09T11:58:00Z">
        <w:r>
          <w:rPr>
            <w:rFonts w:ascii="Times New Roman" w:hAnsi="Times New Roman" w:cs="Times New Roman"/>
          </w:rPr>
          <w:tab/>
        </w:r>
      </w:ins>
    </w:p>
    <w:p w14:paraId="32705D65" w14:textId="77777777" w:rsidR="0031112D" w:rsidRDefault="0031112D" w:rsidP="0031112D">
      <w:pPr>
        <w:tabs>
          <w:tab w:val="left" w:pos="3840"/>
        </w:tabs>
        <w:rPr>
          <w:ins w:id="38" w:author="Jayalath, Tharaka" w:date="2024-02-09T11:58:00Z"/>
          <w:rFonts w:ascii="Times New Roman" w:hAnsi="Times New Roman" w:cs="Times New Roman"/>
        </w:rPr>
      </w:pPr>
    </w:p>
    <w:p w14:paraId="0D1D0983" w14:textId="77777777" w:rsidR="0031112D" w:rsidRDefault="0031112D" w:rsidP="0031112D">
      <w:pPr>
        <w:tabs>
          <w:tab w:val="left" w:pos="3840"/>
        </w:tabs>
        <w:rPr>
          <w:ins w:id="39" w:author="Jayalath, Tharaka" w:date="2024-02-09T11:58:00Z"/>
          <w:rFonts w:ascii="Times New Roman" w:hAnsi="Times New Roman" w:cs="Times New Roman"/>
        </w:rPr>
      </w:pPr>
    </w:p>
    <w:p w14:paraId="080D3F70" w14:textId="77777777" w:rsidR="0031112D" w:rsidRDefault="0031112D" w:rsidP="0031112D">
      <w:pPr>
        <w:tabs>
          <w:tab w:val="left" w:pos="3840"/>
        </w:tabs>
        <w:rPr>
          <w:ins w:id="40" w:author="Jayalath, Tharaka" w:date="2024-02-09T11:58:00Z"/>
          <w:rFonts w:ascii="Times New Roman" w:hAnsi="Times New Roman" w:cs="Times New Roman"/>
        </w:rPr>
      </w:pPr>
    </w:p>
    <w:p w14:paraId="6E0F7777" w14:textId="77777777" w:rsidR="0031112D" w:rsidRDefault="0031112D" w:rsidP="0031112D">
      <w:pPr>
        <w:tabs>
          <w:tab w:val="left" w:pos="3840"/>
        </w:tabs>
        <w:rPr>
          <w:ins w:id="41" w:author="Jayalath, Tharaka" w:date="2024-02-09T11:58:00Z"/>
          <w:rFonts w:ascii="Times New Roman" w:hAnsi="Times New Roman" w:cs="Times New Roman"/>
        </w:rPr>
      </w:pPr>
    </w:p>
    <w:p w14:paraId="2447E298" w14:textId="77777777" w:rsidR="0031112D" w:rsidRDefault="0031112D" w:rsidP="0031112D">
      <w:pPr>
        <w:tabs>
          <w:tab w:val="left" w:pos="3840"/>
        </w:tabs>
        <w:rPr>
          <w:ins w:id="42" w:author="Jayalath, Tharaka" w:date="2024-02-09T11:58:00Z"/>
          <w:rFonts w:ascii="Times New Roman" w:hAnsi="Times New Roman" w:cs="Times New Roman"/>
        </w:rPr>
      </w:pPr>
    </w:p>
    <w:p w14:paraId="606349FD" w14:textId="77777777" w:rsidR="0031112D" w:rsidRDefault="0031112D" w:rsidP="0031112D">
      <w:pPr>
        <w:tabs>
          <w:tab w:val="left" w:pos="3840"/>
        </w:tabs>
        <w:rPr>
          <w:ins w:id="43" w:author="Jayalath, Tharaka" w:date="2024-02-09T11:58:00Z"/>
          <w:rFonts w:ascii="Times New Roman" w:hAnsi="Times New Roman" w:cs="Times New Roman"/>
        </w:rPr>
      </w:pPr>
    </w:p>
    <w:p w14:paraId="7B77C093" w14:textId="77777777" w:rsidR="0031112D" w:rsidRDefault="0031112D" w:rsidP="0031112D">
      <w:pPr>
        <w:tabs>
          <w:tab w:val="left" w:pos="3840"/>
        </w:tabs>
        <w:rPr>
          <w:ins w:id="44" w:author="Jayalath, Tharaka" w:date="2024-02-09T11:58:00Z"/>
          <w:rFonts w:ascii="Times New Roman" w:hAnsi="Times New Roman" w:cs="Times New Roman"/>
        </w:rPr>
      </w:pPr>
    </w:p>
    <w:p w14:paraId="1F2CBBD0" w14:textId="77777777" w:rsidR="0031112D" w:rsidRDefault="0031112D" w:rsidP="0031112D">
      <w:pPr>
        <w:tabs>
          <w:tab w:val="left" w:pos="3840"/>
        </w:tabs>
        <w:rPr>
          <w:ins w:id="45" w:author="Jayalath, Tharaka" w:date="2024-02-09T11:58:00Z"/>
          <w:rFonts w:ascii="Times New Roman" w:hAnsi="Times New Roman" w:cs="Times New Roman"/>
        </w:rPr>
      </w:pPr>
    </w:p>
    <w:p w14:paraId="7B7E5A04" w14:textId="77777777" w:rsidR="0031112D" w:rsidRDefault="0031112D" w:rsidP="0031112D">
      <w:pPr>
        <w:tabs>
          <w:tab w:val="left" w:pos="3840"/>
        </w:tabs>
        <w:rPr>
          <w:ins w:id="46" w:author="Jayalath, Tharaka" w:date="2024-02-09T11:58:00Z"/>
          <w:rFonts w:ascii="Times New Roman" w:hAnsi="Times New Roman" w:cs="Times New Roman"/>
        </w:rPr>
      </w:pPr>
    </w:p>
    <w:p w14:paraId="44796DCC" w14:textId="636B1910" w:rsidR="0031112D" w:rsidRDefault="0031112D" w:rsidP="0031112D">
      <w:pPr>
        <w:tabs>
          <w:tab w:val="left" w:pos="3840"/>
        </w:tabs>
        <w:rPr>
          <w:ins w:id="47" w:author="Jayalath, Tharaka" w:date="2024-02-09T11:58:00Z"/>
          <w:rFonts w:ascii="Times New Roman" w:hAnsi="Times New Roman" w:cs="Times New Roman"/>
          <w:noProof/>
        </w:rPr>
      </w:pPr>
    </w:p>
    <w:p w14:paraId="33F3EAAB" w14:textId="77777777" w:rsidR="0031112D" w:rsidRPr="008D372E" w:rsidRDefault="0031112D" w:rsidP="008D372E">
      <w:pPr>
        <w:rPr>
          <w:ins w:id="48" w:author="Jayalath, Tharaka" w:date="2024-02-09T11:58:00Z"/>
          <w:rFonts w:ascii="Times New Roman" w:hAnsi="Times New Roman" w:cs="Times New Roman"/>
        </w:rPr>
      </w:pPr>
    </w:p>
    <w:p w14:paraId="2340D436" w14:textId="0C253510" w:rsidR="0031112D" w:rsidRPr="008D372E" w:rsidRDefault="0031112D" w:rsidP="008D372E">
      <w:pPr>
        <w:rPr>
          <w:ins w:id="49" w:author="Jayalath, Tharaka" w:date="2024-02-09T11:58:00Z"/>
          <w:rFonts w:ascii="Times New Roman" w:hAnsi="Times New Roman" w:cs="Times New Roman"/>
        </w:rPr>
      </w:pPr>
    </w:p>
    <w:p w14:paraId="42E7A6D1" w14:textId="77777777" w:rsidR="0031112D" w:rsidRPr="008D372E" w:rsidRDefault="0031112D" w:rsidP="008D372E">
      <w:pPr>
        <w:rPr>
          <w:ins w:id="50" w:author="Jayalath, Tharaka" w:date="2024-02-09T11:58:00Z"/>
          <w:rFonts w:ascii="Times New Roman" w:hAnsi="Times New Roman" w:cs="Times New Roman"/>
        </w:rPr>
      </w:pPr>
    </w:p>
    <w:p w14:paraId="6E0D3CA2" w14:textId="77777777" w:rsidR="0031112D" w:rsidRPr="008D372E" w:rsidRDefault="0031112D" w:rsidP="008D372E">
      <w:pPr>
        <w:rPr>
          <w:ins w:id="51" w:author="Jayalath, Tharaka" w:date="2024-02-09T11:58:00Z"/>
          <w:rFonts w:ascii="Times New Roman" w:hAnsi="Times New Roman" w:cs="Times New Roman"/>
        </w:rPr>
      </w:pPr>
    </w:p>
    <w:p w14:paraId="713898D0" w14:textId="77777777" w:rsidR="0031112D" w:rsidRPr="008D372E" w:rsidRDefault="0031112D" w:rsidP="008D372E">
      <w:pPr>
        <w:rPr>
          <w:ins w:id="52" w:author="Jayalath, Tharaka" w:date="2024-02-09T11:58:00Z"/>
          <w:rFonts w:ascii="Times New Roman" w:hAnsi="Times New Roman" w:cs="Times New Roman"/>
        </w:rPr>
      </w:pPr>
    </w:p>
    <w:p w14:paraId="1E1409D1" w14:textId="77777777" w:rsidR="0031112D" w:rsidRPr="008D372E" w:rsidRDefault="0031112D" w:rsidP="008D372E">
      <w:pPr>
        <w:rPr>
          <w:ins w:id="53" w:author="Jayalath, Tharaka" w:date="2024-02-09T11:58:00Z"/>
          <w:rFonts w:ascii="Times New Roman" w:hAnsi="Times New Roman" w:cs="Times New Roman"/>
        </w:rPr>
      </w:pPr>
    </w:p>
    <w:p w14:paraId="25AA9B64" w14:textId="2799EE69" w:rsidR="0031112D" w:rsidRPr="008D372E" w:rsidRDefault="0031112D" w:rsidP="008D372E">
      <w:pPr>
        <w:rPr>
          <w:ins w:id="54" w:author="Jayalath, Tharaka" w:date="2024-02-09T11:58:00Z"/>
          <w:rFonts w:ascii="Times New Roman" w:hAnsi="Times New Roman" w:cs="Times New Roman"/>
        </w:rPr>
      </w:pPr>
    </w:p>
    <w:p w14:paraId="3CA56CDD" w14:textId="575C0756" w:rsidR="0031112D" w:rsidRPr="008D372E" w:rsidRDefault="00D5393C" w:rsidP="008D372E">
      <w:pPr>
        <w:rPr>
          <w:ins w:id="55" w:author="Jayalath, Tharaka" w:date="2024-02-09T11:58:00Z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E223582" wp14:editId="352AB0FE">
            <wp:simplePos x="0" y="0"/>
            <wp:positionH relativeFrom="column">
              <wp:posOffset>-589956</wp:posOffset>
            </wp:positionH>
            <wp:positionV relativeFrom="paragraph">
              <wp:posOffset>207379</wp:posOffset>
            </wp:positionV>
            <wp:extent cx="7166610" cy="5434965"/>
            <wp:effectExtent l="0" t="0" r="0" b="635"/>
            <wp:wrapTopAndBottom/>
            <wp:docPr id="7465146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1469" name="Picture 1" descr="A graph of a graph showing a lin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EB313" w14:textId="7C80F9FC" w:rsidR="0031112D" w:rsidRPr="008D372E" w:rsidRDefault="0031112D" w:rsidP="008D372E">
      <w:pPr>
        <w:rPr>
          <w:ins w:id="56" w:author="Jayalath, Tharaka" w:date="2024-02-09T11:58:00Z"/>
          <w:rFonts w:ascii="Times New Roman" w:hAnsi="Times New Roman" w:cs="Times New Roman"/>
        </w:rPr>
      </w:pPr>
    </w:p>
    <w:p w14:paraId="4697B688" w14:textId="71CBC6CF" w:rsidR="0031112D" w:rsidRDefault="0031112D" w:rsidP="0031112D">
      <w:pPr>
        <w:tabs>
          <w:tab w:val="left" w:pos="3562"/>
        </w:tabs>
        <w:rPr>
          <w:rFonts w:ascii="Times New Roman" w:hAnsi="Times New Roman" w:cs="Times New Roman"/>
        </w:rPr>
      </w:pPr>
      <w:ins w:id="57" w:author="Jayalath, Tharaka" w:date="2024-02-09T11:58:00Z">
        <w:r>
          <w:rPr>
            <w:rFonts w:ascii="Times New Roman" w:hAnsi="Times New Roman" w:cs="Times New Roman"/>
          </w:rPr>
          <w:tab/>
        </w:r>
      </w:ins>
    </w:p>
    <w:p w14:paraId="391C6AEA" w14:textId="3C6C349E" w:rsidR="00FA7F3B" w:rsidRDefault="00FA7F3B" w:rsidP="00FA7F3B">
      <w:pPr>
        <w:tabs>
          <w:tab w:val="left" w:pos="3562"/>
        </w:tabs>
        <w:rPr>
          <w:rFonts w:ascii="Times New Roman" w:hAnsi="Times New Roman" w:cs="Times New Roman"/>
        </w:rPr>
      </w:pPr>
    </w:p>
    <w:p w14:paraId="2698FDE7" w14:textId="3011F2B8" w:rsidR="00FA7F3B" w:rsidRDefault="00FC1B72" w:rsidP="00FA7F3B">
      <w:pPr>
        <w:tabs>
          <w:tab w:val="left" w:pos="356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CF9C0C" wp14:editId="417E5B5D">
            <wp:simplePos x="0" y="0"/>
            <wp:positionH relativeFrom="column">
              <wp:posOffset>-744855</wp:posOffset>
            </wp:positionH>
            <wp:positionV relativeFrom="paragraph">
              <wp:posOffset>523240</wp:posOffset>
            </wp:positionV>
            <wp:extent cx="7350125" cy="5574030"/>
            <wp:effectExtent l="0" t="0" r="3175" b="1270"/>
            <wp:wrapTopAndBottom/>
            <wp:docPr id="226605779" name="Picture 2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05779" name="Picture 2" descr="A graph of a line graph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C41">
        <w:rPr>
          <w:rFonts w:ascii="Times New Roman" w:hAnsi="Times New Roman" w:cs="Times New Roman"/>
        </w:rPr>
        <w:t xml:space="preserve">Since for the studies where distances </w:t>
      </w:r>
      <w:r w:rsidR="00495AC5">
        <w:rPr>
          <w:rFonts w:ascii="Times New Roman" w:hAnsi="Times New Roman" w:cs="Times New Roman"/>
        </w:rPr>
        <w:t xml:space="preserve">have not </w:t>
      </w:r>
      <w:proofErr w:type="gramStart"/>
      <w:r w:rsidR="00495AC5">
        <w:rPr>
          <w:rFonts w:ascii="Times New Roman" w:hAnsi="Times New Roman" w:cs="Times New Roman"/>
        </w:rPr>
        <w:t>defined</w:t>
      </w:r>
      <w:proofErr w:type="gramEnd"/>
      <w:r w:rsidR="00495AC5">
        <w:rPr>
          <w:rFonts w:ascii="Times New Roman" w:hAnsi="Times New Roman" w:cs="Times New Roman"/>
        </w:rPr>
        <w:t xml:space="preserve"> we assume 300 meter and to assess the effect of those judgement calls I removed those data points and see the graph</w:t>
      </w:r>
    </w:p>
    <w:p w14:paraId="7DA10EF8" w14:textId="4725C175" w:rsidR="00495AC5" w:rsidRDefault="00495AC5" w:rsidP="00FA7F3B">
      <w:pPr>
        <w:tabs>
          <w:tab w:val="left" w:pos="3562"/>
        </w:tabs>
        <w:rPr>
          <w:rFonts w:ascii="Times New Roman" w:hAnsi="Times New Roman" w:cs="Times New Roman"/>
        </w:rPr>
      </w:pPr>
    </w:p>
    <w:p w14:paraId="6CB62593" w14:textId="361A7547" w:rsidR="00495AC5" w:rsidRDefault="00495AC5" w:rsidP="00FA7F3B">
      <w:pPr>
        <w:tabs>
          <w:tab w:val="left" w:pos="3562"/>
        </w:tabs>
        <w:rPr>
          <w:rFonts w:ascii="Times New Roman" w:hAnsi="Times New Roman" w:cs="Times New Roman"/>
        </w:rPr>
      </w:pPr>
    </w:p>
    <w:p w14:paraId="0593225C" w14:textId="77777777" w:rsidR="00FA7F3B" w:rsidRDefault="00FA7F3B" w:rsidP="00FA7F3B">
      <w:pPr>
        <w:tabs>
          <w:tab w:val="left" w:pos="3562"/>
        </w:tabs>
        <w:rPr>
          <w:rFonts w:ascii="Times New Roman" w:hAnsi="Times New Roman" w:cs="Times New Roman"/>
        </w:rPr>
      </w:pPr>
    </w:p>
    <w:p w14:paraId="3EDEFDDC" w14:textId="77777777" w:rsidR="00FA7F3B" w:rsidRDefault="00FA7F3B" w:rsidP="00FA7F3B">
      <w:pPr>
        <w:tabs>
          <w:tab w:val="left" w:pos="3562"/>
        </w:tabs>
        <w:rPr>
          <w:rFonts w:ascii="Times New Roman" w:hAnsi="Times New Roman" w:cs="Times New Roman"/>
        </w:rPr>
      </w:pPr>
    </w:p>
    <w:p w14:paraId="3D4C2299" w14:textId="77777777" w:rsidR="00FA7F3B" w:rsidRDefault="00FA7F3B" w:rsidP="00FA7F3B">
      <w:pPr>
        <w:tabs>
          <w:tab w:val="left" w:pos="3562"/>
        </w:tabs>
        <w:rPr>
          <w:rFonts w:ascii="Times New Roman" w:hAnsi="Times New Roman" w:cs="Times New Roman"/>
        </w:rPr>
      </w:pPr>
    </w:p>
    <w:p w14:paraId="2BE12C56" w14:textId="092AB4D4" w:rsidR="00FA7F3B" w:rsidRDefault="00FA7F3B" w:rsidP="00FA7F3B">
      <w:pPr>
        <w:tabs>
          <w:tab w:val="left" w:pos="3562"/>
        </w:tabs>
        <w:rPr>
          <w:rFonts w:ascii="Times New Roman" w:hAnsi="Times New Roman" w:cs="Times New Roman"/>
          <w:noProof/>
        </w:rPr>
      </w:pPr>
    </w:p>
    <w:p w14:paraId="3546770A" w14:textId="77777777" w:rsidR="00FA7F3B" w:rsidRDefault="00FA7F3B" w:rsidP="00FA7F3B">
      <w:pPr>
        <w:rPr>
          <w:rFonts w:ascii="Times New Roman" w:hAnsi="Times New Roman" w:cs="Times New Roman"/>
        </w:rPr>
      </w:pPr>
    </w:p>
    <w:p w14:paraId="6C437FB1" w14:textId="77777777" w:rsidR="00FA7F3B" w:rsidRDefault="00FA7F3B" w:rsidP="00FA7F3B">
      <w:pPr>
        <w:rPr>
          <w:rFonts w:ascii="Times New Roman" w:hAnsi="Times New Roman" w:cs="Times New Roman"/>
        </w:rPr>
      </w:pPr>
    </w:p>
    <w:p w14:paraId="1969A846" w14:textId="77777777" w:rsidR="00FA7F3B" w:rsidRDefault="00FA7F3B" w:rsidP="00FA7F3B">
      <w:pPr>
        <w:rPr>
          <w:rFonts w:ascii="Times New Roman" w:hAnsi="Times New Roman" w:cs="Times New Roman"/>
        </w:rPr>
      </w:pPr>
    </w:p>
    <w:p w14:paraId="2FA4FA5F" w14:textId="106A65B9" w:rsidR="00FA7F3B" w:rsidRDefault="00FA7F3B" w:rsidP="00FA7F3B">
      <w:pPr>
        <w:rPr>
          <w:rFonts w:ascii="Times New Roman" w:hAnsi="Times New Roman" w:cs="Times New Roman"/>
          <w:noProof/>
        </w:rPr>
      </w:pPr>
    </w:p>
    <w:p w14:paraId="6A2BD197" w14:textId="77777777" w:rsidR="00FA7F3B" w:rsidRPr="00FA7F3B" w:rsidRDefault="00FA7F3B" w:rsidP="00FA7F3B">
      <w:pPr>
        <w:rPr>
          <w:rFonts w:ascii="Times New Roman" w:hAnsi="Times New Roman" w:cs="Times New Roman"/>
        </w:rPr>
      </w:pPr>
    </w:p>
    <w:p w14:paraId="60C69EBB" w14:textId="77777777" w:rsidR="00FA7F3B" w:rsidRDefault="00FA7F3B" w:rsidP="00FA7F3B">
      <w:pPr>
        <w:rPr>
          <w:rFonts w:ascii="Times New Roman" w:hAnsi="Times New Roman" w:cs="Times New Roman"/>
          <w:noProof/>
        </w:rPr>
      </w:pPr>
    </w:p>
    <w:p w14:paraId="0BBE02B5" w14:textId="1FA400C7" w:rsidR="00FA7F3B" w:rsidRDefault="00FA7F3B" w:rsidP="00FA7F3B">
      <w:pPr>
        <w:tabs>
          <w:tab w:val="left" w:pos="94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FC1B72">
        <w:rPr>
          <w:rFonts w:ascii="Times New Roman" w:hAnsi="Times New Roman" w:cs="Times New Roman"/>
        </w:rPr>
        <w:t>Without “Losses” function</w:t>
      </w:r>
    </w:p>
    <w:p w14:paraId="3A1DCEB0" w14:textId="46722CB5" w:rsidR="00FC1B72" w:rsidRDefault="00583D90" w:rsidP="00FA7F3B">
      <w:pPr>
        <w:tabs>
          <w:tab w:val="left" w:pos="94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F5BC4B9" wp14:editId="27B19CB6">
            <wp:simplePos x="0" y="0"/>
            <wp:positionH relativeFrom="column">
              <wp:posOffset>-826135</wp:posOffset>
            </wp:positionH>
            <wp:positionV relativeFrom="paragraph">
              <wp:posOffset>347980</wp:posOffset>
            </wp:positionV>
            <wp:extent cx="7484745" cy="5675630"/>
            <wp:effectExtent l="0" t="0" r="0" b="1270"/>
            <wp:wrapTopAndBottom/>
            <wp:docPr id="1781808530" name="Picture 3" descr="A graph of a number of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8530" name="Picture 3" descr="A graph of a number of point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74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10A8D" w14:textId="5F449B64" w:rsidR="00FC1B72" w:rsidRDefault="00FC1B72" w:rsidP="00FA7F3B">
      <w:pPr>
        <w:tabs>
          <w:tab w:val="left" w:pos="947"/>
        </w:tabs>
        <w:rPr>
          <w:rFonts w:ascii="Times New Roman" w:hAnsi="Times New Roman" w:cs="Times New Roman"/>
        </w:rPr>
      </w:pPr>
    </w:p>
    <w:p w14:paraId="0ACBEE93" w14:textId="1FB6E4BF" w:rsidR="00583D90" w:rsidRDefault="00583D90" w:rsidP="00FA7F3B">
      <w:pPr>
        <w:tabs>
          <w:tab w:val="left" w:pos="947"/>
        </w:tabs>
        <w:rPr>
          <w:rFonts w:ascii="Times New Roman" w:hAnsi="Times New Roman" w:cs="Times New Roman"/>
        </w:rPr>
      </w:pPr>
    </w:p>
    <w:p w14:paraId="12A4DC26" w14:textId="77777777" w:rsidR="00FA7F3B" w:rsidRDefault="00FA7F3B" w:rsidP="00FA7F3B">
      <w:pPr>
        <w:tabs>
          <w:tab w:val="left" w:pos="947"/>
        </w:tabs>
        <w:rPr>
          <w:rFonts w:ascii="Times New Roman" w:hAnsi="Times New Roman" w:cs="Times New Roman"/>
        </w:rPr>
      </w:pPr>
    </w:p>
    <w:p w14:paraId="7762D79C" w14:textId="2D97A3AD" w:rsidR="00FA7F3B" w:rsidRDefault="00FA7F3B" w:rsidP="00FA7F3B">
      <w:pPr>
        <w:tabs>
          <w:tab w:val="left" w:pos="947"/>
        </w:tabs>
        <w:rPr>
          <w:rFonts w:ascii="Times New Roman" w:hAnsi="Times New Roman" w:cs="Times New Roman"/>
        </w:rPr>
      </w:pPr>
    </w:p>
    <w:p w14:paraId="66659AC6" w14:textId="77777777" w:rsidR="00FA7F3B" w:rsidRPr="00FA7F3B" w:rsidRDefault="00FA7F3B" w:rsidP="00FA7F3B">
      <w:pPr>
        <w:rPr>
          <w:rFonts w:ascii="Times New Roman" w:hAnsi="Times New Roman" w:cs="Times New Roman"/>
        </w:rPr>
      </w:pPr>
    </w:p>
    <w:p w14:paraId="1D6731F7" w14:textId="77777777" w:rsidR="00FA7F3B" w:rsidRPr="00FA7F3B" w:rsidRDefault="00FA7F3B" w:rsidP="00FA7F3B">
      <w:pPr>
        <w:rPr>
          <w:rFonts w:ascii="Times New Roman" w:hAnsi="Times New Roman" w:cs="Times New Roman"/>
        </w:rPr>
      </w:pPr>
    </w:p>
    <w:p w14:paraId="34F32F39" w14:textId="77777777" w:rsidR="00FA7F3B" w:rsidRPr="00FA7F3B" w:rsidRDefault="00FA7F3B" w:rsidP="00FA7F3B">
      <w:pPr>
        <w:rPr>
          <w:rFonts w:ascii="Times New Roman" w:hAnsi="Times New Roman" w:cs="Times New Roman"/>
        </w:rPr>
      </w:pPr>
    </w:p>
    <w:p w14:paraId="4C7066E2" w14:textId="77777777" w:rsidR="00FA7F3B" w:rsidRPr="00FA7F3B" w:rsidRDefault="00FA7F3B" w:rsidP="00FA7F3B">
      <w:pPr>
        <w:rPr>
          <w:rFonts w:ascii="Times New Roman" w:hAnsi="Times New Roman" w:cs="Times New Roman"/>
        </w:rPr>
      </w:pPr>
    </w:p>
    <w:p w14:paraId="067C6239" w14:textId="77777777" w:rsidR="00FA7F3B" w:rsidRPr="00FA7F3B" w:rsidRDefault="00FA7F3B" w:rsidP="00FA7F3B">
      <w:pPr>
        <w:rPr>
          <w:rFonts w:ascii="Times New Roman" w:hAnsi="Times New Roman" w:cs="Times New Roman"/>
        </w:rPr>
      </w:pPr>
    </w:p>
    <w:p w14:paraId="2364105A" w14:textId="77777777" w:rsidR="00FA7F3B" w:rsidRDefault="00FA7F3B" w:rsidP="00FA7F3B">
      <w:pPr>
        <w:rPr>
          <w:rFonts w:ascii="Times New Roman" w:hAnsi="Times New Roman" w:cs="Times New Roman"/>
        </w:rPr>
      </w:pPr>
    </w:p>
    <w:p w14:paraId="7205D369" w14:textId="015C466E" w:rsidR="00FA7F3B" w:rsidRPr="00FA7F3B" w:rsidRDefault="00FA7F3B" w:rsidP="00FA7F3B">
      <w:pPr>
        <w:tabs>
          <w:tab w:val="left" w:pos="142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FA7F3B" w:rsidRPr="00FA7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Lloyd-Smith, Patrick" w:date="2024-01-29T11:48:00Z" w:initials="PL">
    <w:p w14:paraId="5B56BD0E" w14:textId="77777777" w:rsidR="008B6778" w:rsidRDefault="008B6778" w:rsidP="008B6778">
      <w:pPr>
        <w:pStyle w:val="CommentText"/>
      </w:pPr>
      <w:r>
        <w:rPr>
          <w:rStyle w:val="CommentReference"/>
        </w:rPr>
        <w:annotationRef/>
      </w:r>
      <w:r>
        <w:t>For each of these graphs, I'd stop them at 2000 metres</w:t>
      </w:r>
    </w:p>
  </w:comment>
  <w:comment w:id="9" w:author="Lloyd-Smith, Patrick" w:date="2024-01-29T11:48:00Z" w:initials="PL">
    <w:p w14:paraId="0A3AE8D9" w14:textId="048460E5" w:rsidR="008B6778" w:rsidRDefault="008B6778" w:rsidP="008B6778">
      <w:pPr>
        <w:pStyle w:val="CommentText"/>
      </w:pPr>
      <w:r>
        <w:rPr>
          <w:rStyle w:val="CommentReference"/>
        </w:rPr>
        <w:annotationRef/>
      </w:r>
      <w:r>
        <w:t xml:space="preserve">Are these all negative elasticities?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56BD0E" w15:done="0"/>
  <w15:commentEx w15:paraId="0A3AE8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5225D2A" w16cex:dateUtc="2024-01-29T17:48:00Z"/>
  <w16cex:commentExtensible w16cex:durableId="36F11E0A" w16cex:dateUtc="2024-01-29T17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56BD0E" w16cid:durableId="45225D2A"/>
  <w16cid:commentId w16cid:paraId="0A3AE8D9" w16cid:durableId="36F11E0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D0CBC"/>
    <w:multiLevelType w:val="hybridMultilevel"/>
    <w:tmpl w:val="83FAB576"/>
    <w:lvl w:ilvl="0" w:tplc="961E8CD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25762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loyd-Smith, Patrick">
    <w15:presenceInfo w15:providerId="AD" w15:userId="S::pal453@usask.ca::005558d1-fe41-4b76-8fd0-407077b4cd07"/>
  </w15:person>
  <w15:person w15:author="Jayalath, Tharaka">
    <w15:presenceInfo w15:providerId="AD" w15:userId="S::taj771@usask.ca::03d8c081-f054-4436-b140-bde3de79a7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010"/>
    <w:rsid w:val="0031112D"/>
    <w:rsid w:val="00495AC5"/>
    <w:rsid w:val="004C67C9"/>
    <w:rsid w:val="005338FA"/>
    <w:rsid w:val="00583D90"/>
    <w:rsid w:val="008B6778"/>
    <w:rsid w:val="008D372E"/>
    <w:rsid w:val="00A426ED"/>
    <w:rsid w:val="00A71F6B"/>
    <w:rsid w:val="00BA6010"/>
    <w:rsid w:val="00BD21C2"/>
    <w:rsid w:val="00C430CD"/>
    <w:rsid w:val="00C90C41"/>
    <w:rsid w:val="00D06126"/>
    <w:rsid w:val="00D5393C"/>
    <w:rsid w:val="00E176E7"/>
    <w:rsid w:val="00FA7F3B"/>
    <w:rsid w:val="00FB797D"/>
    <w:rsid w:val="00FC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64728"/>
  <w15:chartTrackingRefBased/>
  <w15:docId w15:val="{CEB146E7-F313-2845-941C-8C98467AB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010"/>
    <w:pPr>
      <w:ind w:left="720"/>
      <w:contextualSpacing/>
    </w:pPr>
  </w:style>
  <w:style w:type="paragraph" w:styleId="Revision">
    <w:name w:val="Revision"/>
    <w:hidden/>
    <w:uiPriority w:val="99"/>
    <w:semiHidden/>
    <w:rsid w:val="008B6778"/>
  </w:style>
  <w:style w:type="character" w:styleId="CommentReference">
    <w:name w:val="annotation reference"/>
    <w:basedOn w:val="DefaultParagraphFont"/>
    <w:uiPriority w:val="99"/>
    <w:semiHidden/>
    <w:unhideWhenUsed/>
    <w:rsid w:val="008B67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B677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B67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7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7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16/09/relationships/commentsIds" Target="commentsId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Jayalath, Tharaka</dc:creator>
  <cp:keywords/>
  <dc:description/>
  <cp:lastModifiedBy>Jayalath, Tharaka</cp:lastModifiedBy>
  <cp:revision>16</cp:revision>
  <dcterms:created xsi:type="dcterms:W3CDTF">2024-01-29T04:11:00Z</dcterms:created>
  <dcterms:modified xsi:type="dcterms:W3CDTF">2024-02-16T15:31:00Z</dcterms:modified>
</cp:coreProperties>
</file>